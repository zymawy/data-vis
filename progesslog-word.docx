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10C75" w14:textId="77777777" w:rsidR="00DA03AE" w:rsidRDefault="00F6106C">
      <w:pPr>
        <w:pStyle w:val="Title"/>
      </w:pPr>
      <w:r>
        <w:t xml:space="preserve">Introduction to Programming </w:t>
      </w:r>
      <w:r w:rsidR="001E07A7">
        <w:t xml:space="preserve">II </w:t>
      </w:r>
      <w:r>
        <w:t>Project Log</w:t>
      </w:r>
    </w:p>
    <w:p w14:paraId="5287BCD8" w14:textId="77777777" w:rsidR="00DA03AE" w:rsidRDefault="00DA03AE">
      <w:pPr>
        <w:pStyle w:val="Body"/>
      </w:pPr>
    </w:p>
    <w:tbl>
      <w:tblPr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8"/>
        <w:gridCol w:w="7244"/>
      </w:tblGrid>
      <w:tr w:rsidR="00DA03AE" w14:paraId="401A6F44" w14:textId="77777777">
        <w:trPr>
          <w:trHeight w:val="3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48A3A" w14:textId="77777777" w:rsidR="00DA03AE" w:rsidRDefault="00F6106C">
            <w:pPr>
              <w:pStyle w:val="TableStyle2"/>
            </w:pPr>
            <w:r>
              <w:rPr>
                <w:b/>
                <w:bCs/>
                <w:sz w:val="28"/>
                <w:szCs w:val="28"/>
              </w:rPr>
              <w:t xml:space="preserve">Project </w:t>
            </w:r>
            <w:r w:rsidR="001E07A7">
              <w:rPr>
                <w:b/>
                <w:bCs/>
                <w:sz w:val="28"/>
                <w:szCs w:val="28"/>
              </w:rPr>
              <w:t>t</w:t>
            </w:r>
            <w:r>
              <w:rPr>
                <w:b/>
                <w:bCs/>
                <w:sz w:val="28"/>
                <w:szCs w:val="28"/>
              </w:rPr>
              <w:t>itle:</w:t>
            </w:r>
          </w:p>
        </w:tc>
        <w:tc>
          <w:tcPr>
            <w:tcW w:w="7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7B227" w14:textId="3AD31F95" w:rsidR="00DA03AE" w:rsidRDefault="0026106C">
            <w:ins w:id="0" w:author="Microsoft Office User" w:date="2022-04-16T00:12:00Z">
              <w:r w:rsidRPr="0026106C">
                <w:t xml:space="preserve">Case study 2: Data </w:t>
              </w:r>
              <w:proofErr w:type="spellStart"/>
              <w:r w:rsidRPr="0026106C">
                <w:t>visualisation</w:t>
              </w:r>
            </w:ins>
            <w:proofErr w:type="spellEnd"/>
          </w:p>
        </w:tc>
      </w:tr>
      <w:tr w:rsidR="00DA03AE" w14:paraId="6BD51BBF" w14:textId="77777777">
        <w:trPr>
          <w:trHeight w:val="3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B4929" w14:textId="77777777" w:rsidR="00DA03AE" w:rsidRDefault="00F6106C">
            <w:pPr>
              <w:pStyle w:val="TableStyle2"/>
            </w:pPr>
            <w:r>
              <w:rPr>
                <w:b/>
                <w:bCs/>
                <w:sz w:val="28"/>
                <w:szCs w:val="28"/>
              </w:rPr>
              <w:t>Topic:</w:t>
            </w:r>
          </w:p>
        </w:tc>
        <w:tc>
          <w:tcPr>
            <w:tcW w:w="7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29259" w14:textId="5D8A348F" w:rsidR="00DA03AE" w:rsidRDefault="00DA03AE"/>
        </w:tc>
      </w:tr>
      <w:tr w:rsidR="00DA03AE" w14:paraId="4B59C5D0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7029" w14:textId="77777777" w:rsidR="00DA03AE" w:rsidRDefault="00F6106C">
            <w:pPr>
              <w:pStyle w:val="Body"/>
            </w:pPr>
            <w:r>
              <w:rPr>
                <w:b/>
                <w:bCs/>
                <w:sz w:val="28"/>
                <w:szCs w:val="28"/>
              </w:rPr>
              <w:t xml:space="preserve">What progress have you made this topic? </w:t>
            </w:r>
          </w:p>
        </w:tc>
      </w:tr>
      <w:tr w:rsidR="00DA03AE" w14:paraId="6C3AF0CE" w14:textId="77777777">
        <w:trPr>
          <w:trHeight w:val="2431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82D70" w14:textId="27FC33E5" w:rsidR="00DA03AE" w:rsidRDefault="0018689A">
            <w:pPr>
              <w:rPr>
                <w:ins w:id="1" w:author="Microsoft Office User" w:date="2022-04-16T17:26:00Z"/>
              </w:rPr>
            </w:pPr>
            <w:ins w:id="2" w:author="Microsoft Office User" w:date="2022-04-16T17:28:00Z">
              <w:r>
                <w:t>progress</w:t>
              </w:r>
            </w:ins>
          </w:p>
          <w:p w14:paraId="7D8785BB" w14:textId="77777777" w:rsidR="0018689A" w:rsidRDefault="0018689A">
            <w:pPr>
              <w:rPr>
                <w:ins w:id="3" w:author="Microsoft Office User" w:date="2022-04-16T17:27:00Z"/>
              </w:rPr>
            </w:pPr>
            <w:ins w:id="4" w:author="Microsoft Office User" w:date="2022-04-16T17:26:00Z">
              <w:r>
                <w:t xml:space="preserve">   . </w:t>
              </w:r>
            </w:ins>
            <w:ins w:id="5" w:author="Microsoft Office User" w:date="2022-04-16T17:27:00Z">
              <w:r>
                <w:t xml:space="preserve">prepare and </w:t>
              </w:r>
              <w:proofErr w:type="spellStart"/>
              <w:r>
                <w:t>refactorer</w:t>
              </w:r>
              <w:proofErr w:type="spellEnd"/>
              <w:r>
                <w:t xml:space="preserve"> the code from functions </w:t>
              </w:r>
              <w:proofErr w:type="spellStart"/>
              <w:r>
                <w:t>expersion</w:t>
              </w:r>
              <w:proofErr w:type="spellEnd"/>
              <w:r>
                <w:t xml:space="preserve"> to ES </w:t>
              </w:r>
              <w:proofErr w:type="spellStart"/>
              <w:r>
                <w:t>Syntex</w:t>
              </w:r>
              <w:proofErr w:type="spellEnd"/>
              <w:r>
                <w:t xml:space="preserve"> and OOP </w:t>
              </w:r>
            </w:ins>
          </w:p>
          <w:p w14:paraId="70CE0B04" w14:textId="77777777" w:rsidR="0018689A" w:rsidRDefault="0018689A">
            <w:pPr>
              <w:rPr>
                <w:ins w:id="6" w:author="Microsoft Office User" w:date="2022-04-16T17:29:00Z"/>
              </w:rPr>
            </w:pPr>
            <w:ins w:id="7" w:author="Microsoft Office User" w:date="2022-04-16T17:27:00Z">
              <w:r>
                <w:t xml:space="preserve">   .</w:t>
              </w:r>
            </w:ins>
            <w:ins w:id="8" w:author="Microsoft Office User" w:date="2022-04-16T17:28:00Z">
              <w:r>
                <w:t xml:space="preserve"> </w:t>
              </w:r>
              <w:proofErr w:type="spellStart"/>
              <w:r>
                <w:t>encplasete</w:t>
              </w:r>
              <w:proofErr w:type="spellEnd"/>
              <w:r>
                <w:t xml:space="preserve"> P5 </w:t>
              </w:r>
              <w:proofErr w:type="spellStart"/>
              <w:r>
                <w:t>Dom</w:t>
              </w:r>
              <w:proofErr w:type="spellEnd"/>
              <w:r>
                <w:t xml:space="preserve"> A</w:t>
              </w:r>
              <w:proofErr w:type="spellStart"/>
              <w:r>
                <w:t>pi</w:t>
              </w:r>
              <w:proofErr w:type="spellEnd"/>
              <w:r>
                <w:t xml:space="preserve">, into </w:t>
              </w:r>
              <w:proofErr w:type="spellStart"/>
              <w:r>
                <w:t>detctied</w:t>
              </w:r>
              <w:proofErr w:type="spellEnd"/>
              <w:r>
                <w:t xml:space="preserve"> class to be able to works </w:t>
              </w:r>
            </w:ins>
            <w:ins w:id="9" w:author="Microsoft Office User" w:date="2022-04-16T17:29:00Z">
              <w:r>
                <w:t xml:space="preserve">with p5 </w:t>
              </w:r>
              <w:proofErr w:type="spellStart"/>
              <w:r>
                <w:t>api</w:t>
              </w:r>
              <w:proofErr w:type="spellEnd"/>
              <w:r>
                <w:t xml:space="preserve">. </w:t>
              </w:r>
            </w:ins>
          </w:p>
          <w:p w14:paraId="022A6A26" w14:textId="77777777" w:rsidR="0018689A" w:rsidRDefault="0018689A">
            <w:pPr>
              <w:rPr>
                <w:ins w:id="10" w:author="Microsoft Office User" w:date="2022-04-16T17:30:00Z"/>
              </w:rPr>
            </w:pPr>
            <w:ins w:id="11" w:author="Microsoft Office User" w:date="2022-04-16T17:29:00Z">
              <w:r>
                <w:t xml:space="preserve">     Using it to use all the </w:t>
              </w:r>
              <w:proofErr w:type="spellStart"/>
              <w:r>
                <w:t>doms</w:t>
              </w:r>
              <w:proofErr w:type="spellEnd"/>
              <w:r>
                <w:t xml:space="preserve"> all from within the p5 </w:t>
              </w:r>
              <w:proofErr w:type="spellStart"/>
              <w:r>
                <w:t>api</w:t>
              </w:r>
              <w:proofErr w:type="spellEnd"/>
              <w:r>
                <w:t xml:space="preserve">, when you </w:t>
              </w:r>
              <w:proofErr w:type="spellStart"/>
              <w:r>
                <w:t>loocked</w:t>
              </w:r>
              <w:proofErr w:type="spellEnd"/>
              <w:r>
                <w:t xml:space="preserve"> into </w:t>
              </w:r>
            </w:ins>
            <w:ins w:id="12" w:author="Microsoft Office User" w:date="2022-04-16T17:30:00Z">
              <w:r>
                <w:t>index.html</w:t>
              </w:r>
            </w:ins>
          </w:p>
          <w:p w14:paraId="4E068C23" w14:textId="561A626D" w:rsidR="0018689A" w:rsidRPr="0018689A" w:rsidRDefault="0018689A">
            <w:pPr>
              <w:rPr>
                <w:lang w:val="en-GB"/>
                <w:rPrChange w:id="13" w:author="Microsoft Office User" w:date="2022-04-16T17:31:00Z">
                  <w:rPr>
                    <w:rFonts w:hint="cs"/>
                    <w:rtl/>
                  </w:rPr>
                </w:rPrChange>
              </w:rPr>
            </w:pPr>
            <w:ins w:id="14" w:author="Microsoft Office User" w:date="2022-04-16T17:30:00Z">
              <w:r>
                <w:t xml:space="preserve">   . </w:t>
              </w:r>
              <w:proofErr w:type="spellStart"/>
              <w:r>
                <w:t>enhnce</w:t>
              </w:r>
              <w:proofErr w:type="spellEnd"/>
              <w:r>
                <w:t xml:space="preserve"> the UI with more </w:t>
              </w:r>
              <w:proofErr w:type="spellStart"/>
              <w:r>
                <w:t>confriable</w:t>
              </w:r>
              <w:proofErr w:type="spellEnd"/>
              <w:r>
                <w:t xml:space="preserve"> ease looking! </w:t>
              </w:r>
            </w:ins>
          </w:p>
        </w:tc>
      </w:tr>
      <w:tr w:rsidR="00DA03AE" w14:paraId="08DCB7D6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503BA" w14:textId="77777777" w:rsidR="00DA03AE" w:rsidRDefault="00F6106C">
            <w:pPr>
              <w:pStyle w:val="Body"/>
            </w:pPr>
            <w:r>
              <w:rPr>
                <w:b/>
                <w:bCs/>
                <w:sz w:val="28"/>
                <w:szCs w:val="28"/>
              </w:rPr>
              <w:t>What problems have you faced and were you able to solve them?</w:t>
            </w:r>
          </w:p>
        </w:tc>
      </w:tr>
      <w:tr w:rsidR="00DA03AE" w14:paraId="1231082E" w14:textId="77777777">
        <w:trPr>
          <w:trHeight w:val="2023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0FA89" w14:textId="77777777" w:rsidR="00DA03AE" w:rsidRDefault="0026106C">
            <w:pPr>
              <w:rPr>
                <w:ins w:id="15" w:author="Microsoft Office User" w:date="2022-04-16T00:14:00Z"/>
              </w:rPr>
            </w:pPr>
            <w:ins w:id="16" w:author="Microsoft Office User" w:date="2022-04-16T00:12:00Z">
              <w:r>
                <w:t>One of the most probl</w:t>
              </w:r>
            </w:ins>
            <w:ins w:id="17" w:author="Microsoft Office User" w:date="2022-04-16T00:13:00Z">
              <w:r>
                <w:t xml:space="preserve">ems I have faced is the OOP, since </w:t>
              </w:r>
              <w:proofErr w:type="spellStart"/>
              <w:r>
                <w:t>javascapt</w:t>
              </w:r>
              <w:proofErr w:type="spellEnd"/>
              <w:r>
                <w:t xml:space="preserve"> not supporting </w:t>
              </w:r>
              <w:proofErr w:type="spellStart"/>
              <w:r>
                <w:t>Interaces</w:t>
              </w:r>
              <w:proofErr w:type="spellEnd"/>
              <w:r>
                <w:t xml:space="preserve">, </w:t>
              </w:r>
              <w:proofErr w:type="spellStart"/>
              <w:r>
                <w:t>Abbstraction</w:t>
              </w:r>
              <w:proofErr w:type="spellEnd"/>
              <w:r>
                <w:t xml:space="preserve"> and </w:t>
              </w:r>
              <w:proofErr w:type="spellStart"/>
              <w:r>
                <w:t>encplsuction</w:t>
              </w:r>
              <w:proofErr w:type="spellEnd"/>
              <w:r>
                <w:t xml:space="preserve"> built in</w:t>
              </w:r>
            </w:ins>
            <w:ins w:id="18" w:author="Microsoft Office User" w:date="2022-04-16T00:14:00Z">
              <w:r>
                <w:t xml:space="preserve">. unless </w:t>
              </w:r>
              <w:proofErr w:type="gramStart"/>
              <w:r>
                <w:t>you</w:t>
              </w:r>
              <w:proofErr w:type="gramEnd"/>
              <w:r>
                <w:t xml:space="preserve"> workaround it to </w:t>
              </w:r>
              <w:proofErr w:type="spellStart"/>
              <w:r>
                <w:t>achaive</w:t>
              </w:r>
              <w:proofErr w:type="spellEnd"/>
              <w:r>
                <w:t xml:space="preserve"> that. </w:t>
              </w:r>
            </w:ins>
          </w:p>
          <w:p w14:paraId="1685483D" w14:textId="64A55609" w:rsidR="0026106C" w:rsidRPr="0026106C" w:rsidRDefault="0026106C">
            <w:pPr>
              <w:rPr>
                <w:lang w:val="en-GB"/>
                <w:rPrChange w:id="19" w:author="Microsoft Office User" w:date="2022-04-16T03:28:00Z">
                  <w:rPr>
                    <w:rFonts w:hint="cs"/>
                    <w:rtl/>
                  </w:rPr>
                </w:rPrChange>
              </w:rPr>
            </w:pPr>
            <w:ins w:id="20" w:author="Microsoft Office User" w:date="2022-04-16T00:14:00Z">
              <w:r>
                <w:t xml:space="preserve">It’s was the first issue </w:t>
              </w:r>
              <w:proofErr w:type="spellStart"/>
              <w:r>
                <w:t>hava</w:t>
              </w:r>
              <w:proofErr w:type="spellEnd"/>
              <w:r>
                <w:t xml:space="preserve"> face from the early stage </w:t>
              </w:r>
              <w:proofErr w:type="spellStart"/>
              <w:r>
                <w:t>ot</w:t>
              </w:r>
              <w:proofErr w:type="spellEnd"/>
              <w:r>
                <w:t xml:space="preserve"> my writing project </w:t>
              </w:r>
            </w:ins>
          </w:p>
        </w:tc>
      </w:tr>
      <w:tr w:rsidR="00DA03AE" w14:paraId="5000C264" w14:textId="77777777">
        <w:trPr>
          <w:trHeight w:val="33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39324" w14:textId="77777777" w:rsidR="00DA03AE" w:rsidRDefault="00F6106C">
            <w:pPr>
              <w:pStyle w:val="Body"/>
            </w:pPr>
            <w:r>
              <w:rPr>
                <w:b/>
                <w:bCs/>
                <w:sz w:val="28"/>
                <w:szCs w:val="28"/>
              </w:rPr>
              <w:t>What are you planning to do over the next few weeks?</w:t>
            </w:r>
          </w:p>
        </w:tc>
      </w:tr>
      <w:tr w:rsidR="00DA03AE" w14:paraId="32B25FB6" w14:textId="77777777">
        <w:trPr>
          <w:trHeight w:val="1991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E48F9" w14:textId="77777777" w:rsidR="00DA03AE" w:rsidRDefault="00DA03AE"/>
        </w:tc>
      </w:tr>
      <w:tr w:rsidR="00DA03AE" w14:paraId="488950F9" w14:textId="77777777">
        <w:trPr>
          <w:trHeight w:val="677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5D5D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E8823" w14:textId="77777777" w:rsidR="00DA03AE" w:rsidRDefault="00F6106C">
            <w:pPr>
              <w:pStyle w:val="Body"/>
            </w:pPr>
            <w:r>
              <w:rPr>
                <w:b/>
                <w:bCs/>
                <w:sz w:val="28"/>
                <w:szCs w:val="28"/>
              </w:rPr>
              <w:t>Are you on target to successfully complete your project? If you aren’t on target</w:t>
            </w:r>
            <w:r w:rsidR="001E07A7">
              <w:rPr>
                <w:b/>
                <w:bCs/>
                <w:sz w:val="28"/>
                <w:szCs w:val="28"/>
              </w:rPr>
              <w:t>,</w:t>
            </w:r>
            <w:r>
              <w:rPr>
                <w:b/>
                <w:bCs/>
                <w:sz w:val="28"/>
                <w:szCs w:val="28"/>
              </w:rPr>
              <w:t xml:space="preserve"> how will you address the issue?</w:t>
            </w:r>
          </w:p>
        </w:tc>
      </w:tr>
      <w:tr w:rsidR="00DA03AE" w14:paraId="74FCB76E" w14:textId="77777777">
        <w:trPr>
          <w:trHeight w:val="2030"/>
        </w:trPr>
        <w:tc>
          <w:tcPr>
            <w:tcW w:w="96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44B61" w14:textId="77777777" w:rsidR="00DA03AE" w:rsidRDefault="00DA03AE"/>
        </w:tc>
      </w:tr>
    </w:tbl>
    <w:p w14:paraId="1E15E615" w14:textId="77777777" w:rsidR="00DA03AE" w:rsidRDefault="00DA03AE">
      <w:pPr>
        <w:pStyle w:val="Body"/>
      </w:pPr>
    </w:p>
    <w:sectPr w:rsidR="00DA03AE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CC8CC" w14:textId="77777777" w:rsidR="00397387" w:rsidRDefault="00397387">
      <w:r>
        <w:separator/>
      </w:r>
    </w:p>
  </w:endnote>
  <w:endnote w:type="continuationSeparator" w:id="0">
    <w:p w14:paraId="610F6C76" w14:textId="77777777" w:rsidR="00397387" w:rsidRDefault="0039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ADFB0" w14:textId="77777777" w:rsidR="00DA03AE" w:rsidRDefault="00DA03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BE909" w14:textId="77777777" w:rsidR="00397387" w:rsidRDefault="00397387">
      <w:r>
        <w:separator/>
      </w:r>
    </w:p>
  </w:footnote>
  <w:footnote w:type="continuationSeparator" w:id="0">
    <w:p w14:paraId="02F98317" w14:textId="77777777" w:rsidR="00397387" w:rsidRDefault="00397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97A07" w14:textId="77777777" w:rsidR="00DA03AE" w:rsidRDefault="00DA03AE"/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3AE"/>
    <w:rsid w:val="0018689A"/>
    <w:rsid w:val="001E07A7"/>
    <w:rsid w:val="0026106C"/>
    <w:rsid w:val="00397387"/>
    <w:rsid w:val="00731FE9"/>
    <w:rsid w:val="0082019F"/>
    <w:rsid w:val="00C0695F"/>
    <w:rsid w:val="00DA03AE"/>
    <w:rsid w:val="00F6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D0DA"/>
  <w15:docId w15:val="{1988F50C-9FCD-4719-AD3B-B985FCD9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Title">
    <w:name w:val="Title"/>
    <w:next w:val="Body"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95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95F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1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FF7612-13F3-DB4B-9B0E-2A2A03AA3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 of London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Luck</dc:creator>
  <cp:lastModifiedBy>Microsoft Office User</cp:lastModifiedBy>
  <cp:revision>4</cp:revision>
  <dcterms:created xsi:type="dcterms:W3CDTF">2019-09-13T14:46:00Z</dcterms:created>
  <dcterms:modified xsi:type="dcterms:W3CDTF">2022-04-17T09:05:00Z</dcterms:modified>
</cp:coreProperties>
</file>